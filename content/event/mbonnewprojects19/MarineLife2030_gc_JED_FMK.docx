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E6C19" w14:textId="73624A2C" w:rsidR="00CB13F1" w:rsidRDefault="00CB13F1" w:rsidP="00CB13F1">
      <w:pPr>
        <w:spacing w:after="200"/>
        <w:jc w:val="both"/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FC609A"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Marine Life 2030 endorsed as a UN Ocean Decade</w:t>
      </w:r>
      <w:ins w:id="0" w:author="Gabrielle Canonico" w:date="2021-06-09T10:06:00Z">
        <w:r w:rsidR="007E43C3">
          <w:rPr>
            <w:b/>
            <w:bCs/>
            <w:color w:val="000000" w:themeColor="text1"/>
            <w:sz w:val="28"/>
            <w:szCs w:val="28"/>
            <w:shd w:val="clear" w:color="auto" w:fill="FFFFFF"/>
            <w:lang w:val="en-US"/>
          </w:rPr>
          <w:t xml:space="preserve"> </w:t>
        </w:r>
        <w:del w:id="1" w:author="Emmett Duffy" w:date="2021-06-09T11:05:00Z">
          <w:r w:rsidR="007E43C3" w:rsidDel="009B2460">
            <w:rPr>
              <w:b/>
              <w:bCs/>
              <w:color w:val="000000" w:themeColor="text1"/>
              <w:sz w:val="28"/>
              <w:szCs w:val="28"/>
              <w:shd w:val="clear" w:color="auto" w:fill="FFFFFF"/>
              <w:lang w:val="en-US"/>
            </w:rPr>
            <w:delText>Action</w:delText>
          </w:r>
        </w:del>
      </w:ins>
      <w:ins w:id="2" w:author="Emmett Duffy" w:date="2021-06-09T11:05:00Z">
        <w:r w:rsidR="009B2460">
          <w:rPr>
            <w:b/>
            <w:bCs/>
            <w:color w:val="000000" w:themeColor="text1"/>
            <w:sz w:val="28"/>
            <w:szCs w:val="28"/>
            <w:shd w:val="clear" w:color="auto" w:fill="FFFFFF"/>
            <w:lang w:val="en-US"/>
          </w:rPr>
          <w:t>Program</w:t>
        </w:r>
      </w:ins>
    </w:p>
    <w:p w14:paraId="42358701" w14:textId="77777777" w:rsidR="00FC609A" w:rsidRPr="00FC609A" w:rsidRDefault="00FC609A" w:rsidP="00CB13F1">
      <w:pPr>
        <w:spacing w:after="200"/>
        <w:jc w:val="both"/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048CD75" w14:textId="48AEDCB1" w:rsidR="00CB13F1" w:rsidRDefault="00FC609A" w:rsidP="00CB13F1">
      <w:pPr>
        <w:spacing w:after="200"/>
        <w:jc w:val="both"/>
        <w:rPr>
          <w:b/>
          <w:bCs/>
          <w:color w:val="000000" w:themeColor="text1"/>
          <w:shd w:val="clear" w:color="auto" w:fill="FFFFFF"/>
          <w:lang w:val="en-US"/>
        </w:rPr>
      </w:pPr>
      <w:r>
        <w:rPr>
          <w:b/>
          <w:bCs/>
          <w:noProof/>
          <w:color w:val="000000" w:themeColor="text1"/>
          <w:shd w:val="clear" w:color="auto" w:fill="FFFFFF"/>
          <w:lang w:val="en-US" w:eastAsia="en-US"/>
        </w:rPr>
        <w:drawing>
          <wp:inline distT="0" distB="0" distL="0" distR="0" wp14:anchorId="77555A26" wp14:editId="317050C9">
            <wp:extent cx="3863728" cy="2173574"/>
            <wp:effectExtent l="0" t="0" r="0" b="0"/>
            <wp:docPr id="1" name="Imagem 1" descr="Uma imagem com texto, tartarug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tartaruga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484" cy="22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E428" w14:textId="77777777" w:rsidR="00FC609A" w:rsidRDefault="00FC609A" w:rsidP="00CB13F1">
      <w:pPr>
        <w:spacing w:after="200"/>
        <w:jc w:val="both"/>
        <w:rPr>
          <w:color w:val="000000" w:themeColor="text1"/>
          <w:shd w:val="clear" w:color="auto" w:fill="FFFFFF"/>
          <w:lang w:val="en-US"/>
        </w:rPr>
      </w:pPr>
    </w:p>
    <w:p w14:paraId="5AF92D77" w14:textId="5FBA50DE" w:rsidR="00074FC4" w:rsidRPr="003772E5" w:rsidRDefault="00074FC4" w:rsidP="00CB13F1">
      <w:pPr>
        <w:spacing w:after="200"/>
        <w:jc w:val="both"/>
        <w:rPr>
          <w:color w:val="000000" w:themeColor="text1"/>
          <w:lang w:val="en-US"/>
        </w:rPr>
      </w:pPr>
      <w:r w:rsidRPr="00074FC4">
        <w:rPr>
          <w:color w:val="000000" w:themeColor="text1"/>
          <w:shd w:val="clear" w:color="auto" w:fill="FFFFFF"/>
          <w:lang w:val="en-US"/>
        </w:rPr>
        <w:t xml:space="preserve">We are </w:t>
      </w:r>
      <w:r w:rsidRPr="003772E5">
        <w:rPr>
          <w:color w:val="000000" w:themeColor="text1"/>
          <w:shd w:val="clear" w:color="auto" w:fill="FFFFFF"/>
          <w:lang w:val="en-US"/>
        </w:rPr>
        <w:t>pleased</w:t>
      </w:r>
      <w:r w:rsidRPr="00074FC4">
        <w:rPr>
          <w:color w:val="000000" w:themeColor="text1"/>
          <w:shd w:val="clear" w:color="auto" w:fill="FFFFFF"/>
          <w:lang w:val="en-US"/>
        </w:rPr>
        <w:t xml:space="preserve"> to announce</w:t>
      </w:r>
      <w:r w:rsidRPr="003772E5">
        <w:rPr>
          <w:color w:val="000000" w:themeColor="text1"/>
          <w:shd w:val="clear" w:color="auto" w:fill="FFFFFF"/>
          <w:lang w:val="en-US"/>
        </w:rPr>
        <w:t xml:space="preserve"> that</w:t>
      </w:r>
      <w:r w:rsidRPr="00074FC4">
        <w:rPr>
          <w:color w:val="000000" w:themeColor="text1"/>
          <w:shd w:val="clear" w:color="auto" w:fill="FFFFFF"/>
          <w:lang w:val="en-US"/>
        </w:rPr>
        <w:t> </w:t>
      </w:r>
      <w:hyperlink r:id="rId5" w:tgtFrame="_blank" w:history="1">
        <w:r w:rsidRPr="00CB13F1">
          <w:rPr>
            <w:color w:val="1F4E79" w:themeColor="accent5" w:themeShade="80"/>
            <w:u w:val="single"/>
            <w:lang w:val="en-US"/>
          </w:rPr>
          <w:t>Marine Life 2030</w:t>
        </w:r>
      </w:hyperlink>
      <w:r w:rsidRPr="003772E5">
        <w:rPr>
          <w:color w:val="000000" w:themeColor="text1"/>
          <w:lang w:val="en-US"/>
        </w:rPr>
        <w:t xml:space="preserve"> was endorsed as </w:t>
      </w:r>
      <w:r w:rsidR="008D30AE">
        <w:rPr>
          <w:color w:val="000000" w:themeColor="text1"/>
          <w:lang w:val="en-US"/>
        </w:rPr>
        <w:t xml:space="preserve">a </w:t>
      </w:r>
      <w:r w:rsidRPr="003772E5">
        <w:rPr>
          <w:color w:val="000000" w:themeColor="text1"/>
          <w:lang w:val="en-US"/>
        </w:rPr>
        <w:t xml:space="preserve">UN Ocean Decade </w:t>
      </w:r>
      <w:del w:id="3" w:author="Frank Muller-Karger" w:date="2021-06-09T12:46:00Z">
        <w:r w:rsidRPr="003772E5" w:rsidDel="00E66B81">
          <w:rPr>
            <w:color w:val="000000" w:themeColor="text1"/>
            <w:lang w:val="en-US"/>
          </w:rPr>
          <w:delText>Action</w:delText>
        </w:r>
      </w:del>
      <w:ins w:id="4" w:author="Frank Muller-Karger" w:date="2021-06-09T12:46:00Z">
        <w:r w:rsidR="00E66B81">
          <w:rPr>
            <w:color w:val="000000" w:themeColor="text1"/>
            <w:lang w:val="en-US"/>
          </w:rPr>
          <w:t>Program</w:t>
        </w:r>
      </w:ins>
      <w:r w:rsidRPr="003772E5">
        <w:rPr>
          <w:color w:val="000000" w:themeColor="text1"/>
          <w:lang w:val="en-US"/>
        </w:rPr>
        <w:t xml:space="preserve">. </w:t>
      </w:r>
      <w:ins w:id="5" w:author="Gabrielle Canonico" w:date="2021-06-09T10:05:00Z">
        <w:r w:rsidR="007E43C3" w:rsidRPr="003772E5">
          <w:rPr>
            <w:color w:val="000000" w:themeColor="text1"/>
            <w:lang w:val="en-US"/>
          </w:rPr>
          <w:t xml:space="preserve">In the </w:t>
        </w:r>
        <w:r w:rsidR="007E43C3">
          <w:rPr>
            <w:color w:val="000000" w:themeColor="text1"/>
            <w:lang w:val="en-US"/>
          </w:rPr>
          <w:t>spirit</w:t>
        </w:r>
        <w:r w:rsidR="007E43C3" w:rsidRPr="003772E5">
          <w:rPr>
            <w:color w:val="000000" w:themeColor="text1"/>
            <w:lang w:val="en-US"/>
          </w:rPr>
          <w:t xml:space="preserve"> of the </w:t>
        </w:r>
        <w:r w:rsidR="007E43C3">
          <w:fldChar w:fldCharType="begin"/>
        </w:r>
        <w:r w:rsidR="007E43C3">
          <w:instrText xml:space="preserve"> HYPERLINK "https://nam04.safelinks.protection.outlook.com/?url=https%3A%2F%2Fmarinegeo.us19.list-manage.com%2Ftrack%2Fclick%3Fu%3D35c7f1f364f7580c781a35fc9%26id%3D4230bf1452%26e%3D11cf0ce27d&amp;data=04%7C01%7Ccarib%40usf.edu%7C711dd394592f4c1a0dfe08d92a9cc0dc%7C741bf7dee2e546df8d6782607df9deaa%7C0%7C1%7C637587675013265801%7CUnknown%7CTWFpbGZsb3d8eyJWIjoiMC4wLjAwMDAiLCJQIjoiV2luMzIiLCJBTiI6Ik1haWwiLCJXVCI6Mn0%3D%7C3000&amp;sdata=K4F%2BSY7kURped%2BpHpXUxiVsy5MIHFSvVDV2QmowMdhc%3D&amp;reserved=0" \t "_blank" </w:instrText>
        </w:r>
        <w:r w:rsidR="007E43C3">
          <w:fldChar w:fldCharType="separate"/>
        </w:r>
        <w:r w:rsidR="007E43C3" w:rsidRPr="00CB13F1">
          <w:rPr>
            <w:color w:val="1F4E79" w:themeColor="accent5" w:themeShade="80"/>
            <w:u w:val="single"/>
            <w:lang w:val="en-US"/>
          </w:rPr>
          <w:t xml:space="preserve">UN Decade of Ocean Science </w:t>
        </w:r>
      </w:ins>
      <w:ins w:id="6" w:author="Frank Muller-Karger" w:date="2021-06-09T12:46:00Z">
        <w:r w:rsidR="00E66B81">
          <w:rPr>
            <w:color w:val="1F4E79" w:themeColor="accent5" w:themeShade="80"/>
            <w:u w:val="single"/>
            <w:lang w:val="en-US"/>
          </w:rPr>
          <w:t>for Sustainable Development</w:t>
        </w:r>
      </w:ins>
      <w:ins w:id="7" w:author="Gabrielle Canonico" w:date="2021-06-09T10:05:00Z">
        <w:del w:id="8" w:author="Frank Muller-Karger" w:date="2021-06-09T12:47:00Z">
          <w:r w:rsidR="007E43C3" w:rsidRPr="00CB13F1" w:rsidDel="00E66B81">
            <w:rPr>
              <w:color w:val="1F4E79" w:themeColor="accent5" w:themeShade="80"/>
              <w:u w:val="single"/>
              <w:lang w:val="en-US"/>
            </w:rPr>
            <w:delText>and Sustainability</w:delText>
          </w:r>
        </w:del>
        <w:r w:rsidR="007E43C3">
          <w:rPr>
            <w:color w:val="1F4E79" w:themeColor="accent5" w:themeShade="80"/>
            <w:u w:val="single"/>
            <w:lang w:val="en-US"/>
          </w:rPr>
          <w:fldChar w:fldCharType="end"/>
        </w:r>
      </w:ins>
      <w:ins w:id="9" w:author="Frank Muller-Karger" w:date="2021-06-09T12:47:00Z">
        <w:r w:rsidR="00E66B81">
          <w:rPr>
            <w:color w:val="1F4E79" w:themeColor="accent5" w:themeShade="80"/>
            <w:u w:val="single"/>
            <w:lang w:val="en-US"/>
          </w:rPr>
          <w:t xml:space="preserve"> (the Ocean Decade)</w:t>
        </w:r>
      </w:ins>
      <w:ins w:id="10" w:author="Gabrielle Canonico" w:date="2021-06-09T10:05:00Z">
        <w:r w:rsidR="007E43C3" w:rsidRPr="003772E5">
          <w:rPr>
            <w:color w:val="000000" w:themeColor="text1"/>
            <w:shd w:val="clear" w:color="auto" w:fill="FFFFFF"/>
            <w:lang w:val="en-US"/>
          </w:rPr>
          <w:t xml:space="preserve">, Marine Life 2030 will </w:t>
        </w:r>
        <w:r w:rsidR="007E43C3">
          <w:rPr>
            <w:color w:val="000000" w:themeColor="text1"/>
            <w:shd w:val="clear" w:color="auto" w:fill="FFFFFF"/>
            <w:lang w:val="en-US"/>
          </w:rPr>
          <w:t>d</w:t>
        </w:r>
        <w:r w:rsidR="007E43C3" w:rsidRPr="007E43C3">
          <w:rPr>
            <w:color w:val="000000" w:themeColor="text1"/>
            <w:shd w:val="clear" w:color="auto" w:fill="FFFFFF"/>
            <w:lang w:val="en-US"/>
          </w:rPr>
          <w:t xml:space="preserve">eliver </w:t>
        </w:r>
      </w:ins>
      <w:ins w:id="11" w:author="Emmett Duffy" w:date="2021-06-09T10:59:00Z">
        <w:r w:rsidR="009B2460">
          <w:rPr>
            <w:color w:val="000000" w:themeColor="text1"/>
            <w:shd w:val="clear" w:color="auto" w:fill="FFFFFF"/>
            <w:lang w:val="en-US"/>
          </w:rPr>
          <w:t xml:space="preserve">global </w:t>
        </w:r>
      </w:ins>
      <w:ins w:id="12" w:author="Gabrielle Canonico" w:date="2021-06-09T10:05:00Z">
        <w:r w:rsidR="007E43C3" w:rsidRPr="007E43C3">
          <w:rPr>
            <w:color w:val="000000" w:themeColor="text1"/>
            <w:shd w:val="clear" w:color="auto" w:fill="FFFFFF"/>
            <w:lang w:val="en-US"/>
          </w:rPr>
          <w:t xml:space="preserve">knowledge </w:t>
        </w:r>
        <w:r w:rsidR="007E43C3">
          <w:rPr>
            <w:color w:val="000000" w:themeColor="text1"/>
            <w:shd w:val="clear" w:color="auto" w:fill="FFFFFF"/>
            <w:lang w:val="en-US"/>
          </w:rPr>
          <w:t xml:space="preserve">about </w:t>
        </w:r>
        <w:r w:rsidR="007E43C3" w:rsidRPr="007E43C3">
          <w:rPr>
            <w:color w:val="000000" w:themeColor="text1"/>
            <w:shd w:val="clear" w:color="auto" w:fill="FFFFFF"/>
            <w:lang w:val="en-US"/>
          </w:rPr>
          <w:t>marine life for local decisions</w:t>
        </w:r>
        <w:r w:rsidR="007E43C3">
          <w:rPr>
            <w:color w:val="000000" w:themeColor="text1"/>
            <w:shd w:val="clear" w:color="auto" w:fill="FFFFFF"/>
            <w:lang w:val="en-US"/>
          </w:rPr>
          <w:t xml:space="preserve">.  </w:t>
        </w:r>
      </w:ins>
    </w:p>
    <w:p w14:paraId="02385D09" w14:textId="19F53544" w:rsidR="0011027F" w:rsidRPr="00CB13F1" w:rsidRDefault="0011027F" w:rsidP="00CB13F1">
      <w:pPr>
        <w:spacing w:after="200"/>
        <w:jc w:val="both"/>
        <w:rPr>
          <w:color w:val="1F4E79" w:themeColor="accent5" w:themeShade="80"/>
          <w:lang w:val="en-US"/>
        </w:rPr>
      </w:pPr>
      <w:r w:rsidRPr="003772E5">
        <w:rPr>
          <w:color w:val="000000" w:themeColor="text1"/>
          <w:shd w:val="clear" w:color="auto" w:fill="FFFFFF"/>
          <w:lang w:val="en-US"/>
        </w:rPr>
        <w:t xml:space="preserve">As part of the global celebrations for World Oceans Day 2021, </w:t>
      </w:r>
      <w:ins w:id="13" w:author="Frank Muller-Karger" w:date="2021-06-09T12:48:00Z">
        <w:r w:rsidR="00E66B81">
          <w:rPr>
            <w:color w:val="000000" w:themeColor="text1"/>
            <w:shd w:val="clear" w:color="auto" w:fill="FFFFFF"/>
            <w:lang w:val="en-US"/>
          </w:rPr>
          <w:t xml:space="preserve">the UN </w:t>
        </w:r>
      </w:ins>
      <w:del w:id="14" w:author="Frank Muller-Karger" w:date="2021-06-09T12:48:00Z">
        <w:r w:rsidRPr="003772E5" w:rsidDel="00E66B81">
          <w:rPr>
            <w:color w:val="000000" w:themeColor="text1"/>
            <w:shd w:val="clear" w:color="auto" w:fill="FFFFFF"/>
            <w:lang w:val="en-US"/>
          </w:rPr>
          <w:delText xml:space="preserve">UNESCO’s Intergovernmental Oceanographic Commission </w:delText>
        </w:r>
      </w:del>
      <w:r w:rsidRPr="003772E5">
        <w:rPr>
          <w:color w:val="000000" w:themeColor="text1"/>
          <w:shd w:val="clear" w:color="auto" w:fill="FFFFFF"/>
          <w:lang w:val="en-US"/>
        </w:rPr>
        <w:t xml:space="preserve">announced </w:t>
      </w:r>
      <w:del w:id="15" w:author="Frank Muller-Karger" w:date="2021-06-09T12:48:00Z">
        <w:r w:rsidR="008D30AE" w:rsidDel="00E66B81">
          <w:rPr>
            <w:color w:val="000000" w:themeColor="text1"/>
            <w:shd w:val="clear" w:color="auto" w:fill="FFFFFF"/>
            <w:lang w:val="en-US"/>
          </w:rPr>
          <w:delText xml:space="preserve">yesterday </w:delText>
        </w:r>
      </w:del>
      <w:r w:rsidRPr="003772E5">
        <w:rPr>
          <w:color w:val="000000" w:themeColor="text1"/>
          <w:shd w:val="clear" w:color="auto" w:fill="FFFFFF"/>
          <w:lang w:val="en-US"/>
        </w:rPr>
        <w:t xml:space="preserve">the </w:t>
      </w:r>
      <w:r w:rsidR="008D30AE" w:rsidRPr="003772E5">
        <w:rPr>
          <w:color w:val="000000" w:themeColor="text1"/>
          <w:shd w:val="clear" w:color="auto" w:fill="FFFFFF"/>
          <w:lang w:val="en-US"/>
        </w:rPr>
        <w:t>fir</w:t>
      </w:r>
      <w:r w:rsidR="008D30AE">
        <w:rPr>
          <w:color w:val="000000" w:themeColor="text1"/>
          <w:shd w:val="clear" w:color="auto" w:fill="FFFFFF"/>
          <w:lang w:val="en-US"/>
        </w:rPr>
        <w:t>s</w:t>
      </w:r>
      <w:r w:rsidR="008D30AE" w:rsidRPr="003772E5">
        <w:rPr>
          <w:color w:val="000000" w:themeColor="text1"/>
          <w:shd w:val="clear" w:color="auto" w:fill="FFFFFF"/>
          <w:lang w:val="en-US"/>
        </w:rPr>
        <w:t>t</w:t>
      </w:r>
      <w:r w:rsidRPr="003772E5">
        <w:rPr>
          <w:color w:val="000000" w:themeColor="text1"/>
          <w:shd w:val="clear" w:color="auto" w:fill="FFFFFF"/>
          <w:lang w:val="en-US"/>
        </w:rPr>
        <w:t xml:space="preserve"> Actions as part of the UN Ocean Decade</w:t>
      </w:r>
      <w:r w:rsidR="003772E5" w:rsidRPr="003772E5">
        <w:rPr>
          <w:color w:val="000000" w:themeColor="text1"/>
          <w:shd w:val="clear" w:color="auto" w:fill="FFFFFF"/>
          <w:lang w:val="en-US"/>
        </w:rPr>
        <w:t>, with</w:t>
      </w:r>
      <w:r w:rsidRPr="003772E5">
        <w:rPr>
          <w:color w:val="000000" w:themeColor="text1"/>
          <w:shd w:val="clear" w:color="auto" w:fill="FFFFFF"/>
          <w:lang w:val="en-US"/>
        </w:rPr>
        <w:t> </w:t>
      </w:r>
      <w:r w:rsidR="003772E5" w:rsidRPr="003772E5">
        <w:rPr>
          <w:color w:val="000000" w:themeColor="text1"/>
          <w:shd w:val="clear" w:color="auto" w:fill="FFFFFF"/>
          <w:lang w:val="en-US"/>
        </w:rPr>
        <w:t>m</w:t>
      </w:r>
      <w:r w:rsidRPr="003772E5">
        <w:rPr>
          <w:color w:val="000000" w:themeColor="text1"/>
          <w:shd w:val="clear" w:color="auto" w:fill="FFFFFF"/>
          <w:lang w:val="en-US"/>
        </w:rPr>
        <w:t xml:space="preserve">ore than </w:t>
      </w:r>
      <w:r w:rsidR="00E66B81">
        <w:fldChar w:fldCharType="begin"/>
      </w:r>
      <w:r w:rsidR="00E66B81">
        <w:instrText xml:space="preserve"> HYPERLINK "https://www.oceandecade.org/resource/166/Announcement-of-the-results-of-the-first-endorsed-Decade-Actions-following-Call-for-Decade-Actions-No-012020" </w:instrText>
      </w:r>
      <w:r w:rsidR="00E66B81">
        <w:fldChar w:fldCharType="separate"/>
      </w:r>
      <w:r w:rsidRPr="00CB13F1">
        <w:rPr>
          <w:rStyle w:val="Hyperlink"/>
          <w:color w:val="1F4E79" w:themeColor="accent5" w:themeShade="80"/>
          <w:shd w:val="clear" w:color="auto" w:fill="FFFFFF"/>
          <w:lang w:val="en-US"/>
        </w:rPr>
        <w:t xml:space="preserve">60 </w:t>
      </w:r>
      <w:proofErr w:type="spellStart"/>
      <w:r w:rsidRPr="00CB13F1">
        <w:rPr>
          <w:rStyle w:val="Hyperlink"/>
          <w:color w:val="1F4E79" w:themeColor="accent5" w:themeShade="80"/>
          <w:shd w:val="clear" w:color="auto" w:fill="FFFFFF"/>
          <w:lang w:val="en-US"/>
        </w:rPr>
        <w:t>programmes</w:t>
      </w:r>
      <w:proofErr w:type="spellEnd"/>
      <w:r w:rsidRPr="00CB13F1">
        <w:rPr>
          <w:rStyle w:val="Hyperlink"/>
          <w:color w:val="1F4E79" w:themeColor="accent5" w:themeShade="80"/>
          <w:shd w:val="clear" w:color="auto" w:fill="FFFFFF"/>
          <w:lang w:val="en-US"/>
        </w:rPr>
        <w:t xml:space="preserve"> and contributions </w:t>
      </w:r>
      <w:del w:id="16" w:author="Frank Muller-Karger" w:date="2021-06-09T12:48:00Z">
        <w:r w:rsidR="003772E5" w:rsidRPr="00CB13F1" w:rsidDel="00E66B81">
          <w:rPr>
            <w:rStyle w:val="Hyperlink"/>
            <w:color w:val="1F4E79" w:themeColor="accent5" w:themeShade="80"/>
            <w:shd w:val="clear" w:color="auto" w:fill="FFFFFF"/>
            <w:lang w:val="en-US"/>
          </w:rPr>
          <w:delText>being</w:delText>
        </w:r>
        <w:r w:rsidRPr="00CB13F1" w:rsidDel="00E66B81">
          <w:rPr>
            <w:rStyle w:val="Hyperlink"/>
            <w:color w:val="1F4E79" w:themeColor="accent5" w:themeShade="80"/>
            <w:shd w:val="clear" w:color="auto" w:fill="FFFFFF"/>
            <w:lang w:val="en-US"/>
          </w:rPr>
          <w:delText xml:space="preserve"> </w:delText>
        </w:r>
      </w:del>
      <w:r w:rsidRPr="00CB13F1">
        <w:rPr>
          <w:rStyle w:val="Hyperlink"/>
          <w:color w:val="1F4E79" w:themeColor="accent5" w:themeShade="80"/>
          <w:shd w:val="clear" w:color="auto" w:fill="FFFFFF"/>
          <w:lang w:val="en-US"/>
        </w:rPr>
        <w:t>officially e</w:t>
      </w:r>
      <w:r w:rsidRPr="00CB13F1">
        <w:rPr>
          <w:rStyle w:val="Hyperlink"/>
          <w:color w:val="1F4E79" w:themeColor="accent5" w:themeShade="80"/>
          <w:shd w:val="clear" w:color="auto" w:fill="FFFFFF"/>
          <w:lang w:val="en-US"/>
        </w:rPr>
        <w:t>n</w:t>
      </w:r>
      <w:r w:rsidRPr="00CB13F1">
        <w:rPr>
          <w:rStyle w:val="Hyperlink"/>
          <w:color w:val="1F4E79" w:themeColor="accent5" w:themeShade="80"/>
          <w:shd w:val="clear" w:color="auto" w:fill="FFFFFF"/>
          <w:lang w:val="en-US"/>
        </w:rPr>
        <w:t>dorse</w:t>
      </w:r>
      <w:r w:rsidR="003772E5" w:rsidRPr="00CB13F1">
        <w:rPr>
          <w:rStyle w:val="Hyperlink"/>
          <w:color w:val="1F4E79" w:themeColor="accent5" w:themeShade="80"/>
          <w:shd w:val="clear" w:color="auto" w:fill="FFFFFF"/>
          <w:lang w:val="en-US"/>
        </w:rPr>
        <w:t>d.</w:t>
      </w:r>
      <w:r w:rsidR="00E66B81">
        <w:rPr>
          <w:rStyle w:val="Hyperlink"/>
          <w:color w:val="1F4E79" w:themeColor="accent5" w:themeShade="80"/>
          <w:shd w:val="clear" w:color="auto" w:fill="FFFFFF"/>
          <w:lang w:val="en-US"/>
        </w:rPr>
        <w:fldChar w:fldCharType="end"/>
      </w:r>
    </w:p>
    <w:p w14:paraId="6E56B667" w14:textId="41F0FD6C" w:rsidR="008D30AE" w:rsidRPr="003772E5" w:rsidRDefault="009B2460" w:rsidP="007E43C3">
      <w:pPr>
        <w:spacing w:after="200"/>
        <w:jc w:val="both"/>
        <w:rPr>
          <w:color w:val="000000" w:themeColor="text1"/>
          <w:shd w:val="clear" w:color="auto" w:fill="FFFFFF"/>
          <w:lang w:val="en-US"/>
        </w:rPr>
      </w:pPr>
      <w:ins w:id="17" w:author="Emmett Duffy" w:date="2021-06-09T11:03:00Z">
        <w:r>
          <w:rPr>
            <w:lang w:val="en-US"/>
          </w:rPr>
          <w:t xml:space="preserve">The ocean’s &gt;200,000 species form the heart of ecosystems that provide protein, stable climate, protection, and livelihoods to billions of people worldwide. Many of these </w:t>
        </w:r>
      </w:ins>
      <w:ins w:id="18" w:author="Emmett Duffy" w:date="2021-06-09T11:04:00Z">
        <w:r>
          <w:rPr>
            <w:lang w:val="en-US"/>
          </w:rPr>
          <w:t>s</w:t>
        </w:r>
      </w:ins>
      <w:ins w:id="19" w:author="Emmett Duffy" w:date="2021-06-09T11:03:00Z">
        <w:r>
          <w:rPr>
            <w:lang w:val="en-US"/>
          </w:rPr>
          <w:t>pecies</w:t>
        </w:r>
      </w:ins>
      <w:ins w:id="20" w:author="Emmett Duffy" w:date="2021-06-09T11:04:00Z">
        <w:r>
          <w:rPr>
            <w:lang w:val="en-US"/>
          </w:rPr>
          <w:t>, and the services they provide,</w:t>
        </w:r>
      </w:ins>
      <w:ins w:id="21" w:author="Emmett Duffy" w:date="2021-06-09T11:03:00Z">
        <w:r>
          <w:rPr>
            <w:lang w:val="en-US"/>
          </w:rPr>
          <w:t xml:space="preserve"> </w:t>
        </w:r>
      </w:ins>
      <w:ins w:id="22" w:author="Emmett Duffy" w:date="2021-06-09T11:04:00Z">
        <w:r>
          <w:rPr>
            <w:lang w:val="en-US"/>
          </w:rPr>
          <w:t xml:space="preserve">are threatened. </w:t>
        </w:r>
      </w:ins>
      <w:ins w:id="23" w:author="Emmett Duffy" w:date="2021-06-09T11:03:00Z">
        <w:r>
          <w:rPr>
            <w:lang w:val="en-US"/>
          </w:rPr>
          <w:t xml:space="preserve">Yet marine biodiversity remains poorly known and </w:t>
        </w:r>
        <w:proofErr w:type="spellStart"/>
        <w:r>
          <w:rPr>
            <w:lang w:val="en-US"/>
          </w:rPr>
          <w:t>inadequate</w:t>
        </w:r>
      </w:ins>
      <w:ins w:id="24" w:author="Emmett Duffy" w:date="2021-06-09T11:04:00Z">
        <w:r>
          <w:rPr>
            <w:lang w:val="en-US"/>
          </w:rPr>
          <w:t>tly</w:t>
        </w:r>
      </w:ins>
      <w:proofErr w:type="spellEnd"/>
      <w:ins w:id="25" w:author="Emmett Duffy" w:date="2021-06-09T11:03:00Z">
        <w:r>
          <w:rPr>
            <w:lang w:val="en-US"/>
          </w:rPr>
          <w:t xml:space="preserve"> integrated into ocean observing systems. </w:t>
        </w:r>
      </w:ins>
      <w:ins w:id="26" w:author="Gabrielle Canonico" w:date="2021-06-09T10:05:00Z">
        <w:r w:rsidR="007E43C3">
          <w:rPr>
            <w:color w:val="000000" w:themeColor="text1"/>
            <w:lang w:val="en-US"/>
          </w:rPr>
          <w:t xml:space="preserve">Marine Life 2030 </w:t>
        </w:r>
      </w:ins>
      <w:del w:id="27" w:author="Gabrielle Canonico" w:date="2021-06-09T10:05:00Z">
        <w:r w:rsidR="001322DE" w:rsidRPr="003772E5" w:rsidDel="007E43C3">
          <w:rPr>
            <w:color w:val="000000" w:themeColor="text1"/>
            <w:lang w:val="en-US"/>
          </w:rPr>
          <w:delText xml:space="preserve">In the </w:delText>
        </w:r>
      </w:del>
      <w:del w:id="28" w:author="Gabrielle Canonico" w:date="2021-06-09T09:58:00Z">
        <w:r w:rsidR="001322DE" w:rsidRPr="003772E5" w:rsidDel="007E43C3">
          <w:rPr>
            <w:color w:val="000000" w:themeColor="text1"/>
            <w:lang w:val="en-US"/>
          </w:rPr>
          <w:delText>motto</w:delText>
        </w:r>
      </w:del>
      <w:del w:id="29" w:author="Gabrielle Canonico" w:date="2021-06-09T10:05:00Z">
        <w:r w:rsidR="001322DE" w:rsidRPr="003772E5" w:rsidDel="007E43C3">
          <w:rPr>
            <w:color w:val="000000" w:themeColor="text1"/>
            <w:lang w:val="en-US"/>
          </w:rPr>
          <w:delText xml:space="preserve"> of the </w:delText>
        </w:r>
        <w:r w:rsidR="003D35E2" w:rsidDel="007E43C3">
          <w:fldChar w:fldCharType="begin"/>
        </w:r>
        <w:r w:rsidR="003D35E2" w:rsidDel="007E43C3">
          <w:delInstrText xml:space="preserve"> HYPERLINK "https://nam04.safelinks.protection.outlook.com/?url=https%3A%2F%2Fmarinegeo.us19.list-manage.com%2Ftrack%2Fclick%3Fu%3D35c7f1f364f7580c781a35fc9%26id%3D4230bf1452%26e%3D11cf0ce27d&amp;data=04%7C01%7Ccarib%40usf.edu%7C711dd394592f4c1a0dfe08d92a9cc0dc%7C741bf7dee2e546df8d6782607df9deaa%7C0%7C1%7C637587675013265801%7CUnknown%7CTWFpbGZsb3d8eyJWIjoiMC4wLjAwMDAiLCJQIjoiV2luMzIiLCJBTiI6Ik1haWwiLCJXVCI6Mn0%3D%7C3000&amp;sdata=K4F%2BSY7kURped%2BpHpXUxiVsy5MIHFSvVDV2QmowMdhc%3D&amp;reserved=0" \t "_blank" </w:delInstrText>
        </w:r>
        <w:r w:rsidR="003D35E2" w:rsidDel="007E43C3">
          <w:fldChar w:fldCharType="separate"/>
        </w:r>
        <w:r w:rsidR="001322DE" w:rsidRPr="00CB13F1" w:rsidDel="007E43C3">
          <w:rPr>
            <w:color w:val="1F4E79" w:themeColor="accent5" w:themeShade="80"/>
            <w:u w:val="single"/>
            <w:lang w:val="en-US"/>
          </w:rPr>
          <w:delText>UN Decade of Ocean Science and Sustainability</w:delText>
        </w:r>
        <w:r w:rsidR="003D35E2" w:rsidDel="007E43C3">
          <w:rPr>
            <w:color w:val="1F4E79" w:themeColor="accent5" w:themeShade="80"/>
            <w:u w:val="single"/>
            <w:lang w:val="en-US"/>
          </w:rPr>
          <w:fldChar w:fldCharType="end"/>
        </w:r>
        <w:r w:rsidR="001322DE" w:rsidRPr="003772E5" w:rsidDel="007E43C3">
          <w:rPr>
            <w:color w:val="000000" w:themeColor="text1"/>
            <w:shd w:val="clear" w:color="auto" w:fill="FFFFFF"/>
            <w:lang w:val="en-US"/>
          </w:rPr>
          <w:delText xml:space="preserve">, Marine Life 2030 will </w:delText>
        </w:r>
      </w:del>
      <w:ins w:id="30" w:author="Emmett Duffy" w:date="2021-06-09T11:04:00Z">
        <w:r>
          <w:rPr>
            <w:color w:val="000000" w:themeColor="text1"/>
            <w:shd w:val="clear" w:color="auto" w:fill="FFFFFF"/>
            <w:lang w:val="en-US"/>
          </w:rPr>
          <w:t xml:space="preserve">aspires to solve that problem, by </w:t>
        </w:r>
      </w:ins>
      <w:ins w:id="31" w:author="Gabrielle Canonico" w:date="2021-06-09T10:04:00Z">
        <w:del w:id="32" w:author="Emmett Duffy" w:date="2021-06-09T11:04:00Z">
          <w:r w:rsidR="007E43C3" w:rsidDel="009B2460">
            <w:rPr>
              <w:color w:val="000000" w:themeColor="text1"/>
              <w:shd w:val="clear" w:color="auto" w:fill="FFFFFF"/>
              <w:lang w:val="en-US"/>
            </w:rPr>
            <w:delText xml:space="preserve">will </w:delText>
          </w:r>
        </w:del>
        <w:r w:rsidR="007E43C3">
          <w:rPr>
            <w:color w:val="000000" w:themeColor="text1"/>
            <w:shd w:val="clear" w:color="auto" w:fill="FFFFFF"/>
            <w:lang w:val="en-US"/>
          </w:rPr>
          <w:t>establish</w:t>
        </w:r>
      </w:ins>
      <w:ins w:id="33" w:author="Emmett Duffy" w:date="2021-06-09T11:04:00Z">
        <w:r>
          <w:rPr>
            <w:color w:val="000000" w:themeColor="text1"/>
            <w:shd w:val="clear" w:color="auto" w:fill="FFFFFF"/>
            <w:lang w:val="en-US"/>
          </w:rPr>
          <w:t>ing</w:t>
        </w:r>
      </w:ins>
      <w:ins w:id="34" w:author="Gabrielle Canonico" w:date="2021-06-09T10:04:00Z">
        <w:r w:rsidR="007E43C3">
          <w:rPr>
            <w:color w:val="000000" w:themeColor="text1"/>
            <w:shd w:val="clear" w:color="auto" w:fill="FFFFFF"/>
            <w:lang w:val="en-US"/>
          </w:rPr>
          <w:t xml:space="preserve"> </w:t>
        </w:r>
      </w:ins>
      <w:del w:id="35" w:author="Gabrielle Canonico" w:date="2021-06-09T09:59:00Z">
        <w:r w:rsidR="001322DE" w:rsidRPr="003772E5" w:rsidDel="007E43C3">
          <w:rPr>
            <w:color w:val="000000" w:themeColor="text1"/>
            <w:shd w:val="clear" w:color="auto" w:fill="FFFFFF"/>
            <w:lang w:val="en-US"/>
          </w:rPr>
          <w:delText xml:space="preserve">establish </w:delText>
        </w:r>
      </w:del>
      <w:r w:rsidR="001322DE" w:rsidRPr="003772E5">
        <w:rPr>
          <w:color w:val="000000" w:themeColor="text1"/>
          <w:shd w:val="clear" w:color="auto" w:fill="FFFFFF"/>
          <w:lang w:val="en-US"/>
        </w:rPr>
        <w:t>a globally coordinated system to deliver actionable knowledge of ocean life to those who need it</w:t>
      </w:r>
      <w:r w:rsidR="0011027F" w:rsidRPr="003772E5">
        <w:rPr>
          <w:color w:val="000000" w:themeColor="text1"/>
          <w:shd w:val="clear" w:color="auto" w:fill="FFFFFF"/>
          <w:lang w:val="en-US"/>
        </w:rPr>
        <w:t xml:space="preserve">, </w:t>
      </w:r>
      <w:r w:rsidR="001322DE" w:rsidRPr="003772E5">
        <w:rPr>
          <w:color w:val="000000" w:themeColor="text1"/>
          <w:shd w:val="clear" w:color="auto" w:fill="FFFFFF"/>
          <w:lang w:val="en-US"/>
        </w:rPr>
        <w:t xml:space="preserve">promoting human well-being, sustainable development, and ocean conservation. </w:t>
      </w:r>
      <w:r w:rsidR="008D30AE">
        <w:rPr>
          <w:color w:val="000000" w:themeColor="text1"/>
          <w:lang w:val="en-US"/>
        </w:rPr>
        <w:t>The program</w:t>
      </w:r>
      <w:r w:rsidR="008D30AE" w:rsidRPr="003772E5">
        <w:rPr>
          <w:color w:val="000000" w:themeColor="text1"/>
          <w:lang w:val="en-US"/>
        </w:rPr>
        <w:t xml:space="preserve"> will build </w:t>
      </w:r>
      <w:r w:rsidR="008D30AE" w:rsidRPr="003772E5">
        <w:rPr>
          <w:color w:val="000000" w:themeColor="text1"/>
          <w:shd w:val="clear" w:color="auto" w:fill="FFFFFF"/>
          <w:lang w:val="en-US"/>
        </w:rPr>
        <w:t>partnership</w:t>
      </w:r>
      <w:ins w:id="36" w:author="Gabrielle Canonico" w:date="2021-06-09T09:59:00Z">
        <w:r w:rsidR="007E43C3">
          <w:rPr>
            <w:color w:val="000000" w:themeColor="text1"/>
            <w:shd w:val="clear" w:color="auto" w:fill="FFFFFF"/>
            <w:lang w:val="en-US"/>
          </w:rPr>
          <w:t>s</w:t>
        </w:r>
      </w:ins>
      <w:r w:rsidR="008D30AE" w:rsidRPr="003772E5">
        <w:rPr>
          <w:color w:val="000000" w:themeColor="text1"/>
          <w:shd w:val="clear" w:color="auto" w:fill="FFFFFF"/>
          <w:lang w:val="en-US"/>
        </w:rPr>
        <w:t xml:space="preserve">, </w:t>
      </w:r>
      <w:ins w:id="37" w:author="Gabrielle Canonico" w:date="2021-06-09T10:01:00Z">
        <w:r w:rsidR="007E43C3">
          <w:rPr>
            <w:color w:val="000000" w:themeColor="text1"/>
            <w:shd w:val="clear" w:color="auto" w:fill="FFFFFF"/>
            <w:lang w:val="en-US"/>
          </w:rPr>
          <w:t xml:space="preserve">bring together diverse communities, and serve </w:t>
        </w:r>
      </w:ins>
      <w:del w:id="38" w:author="Gabrielle Canonico" w:date="2021-06-09T10:01:00Z">
        <w:r w:rsidR="008D30AE" w:rsidRPr="003772E5" w:rsidDel="007E43C3">
          <w:rPr>
            <w:color w:val="000000" w:themeColor="text1"/>
            <w:shd w:val="clear" w:color="auto" w:fill="FFFFFF"/>
            <w:lang w:val="en-US"/>
          </w:rPr>
          <w:delText xml:space="preserve">serving </w:delText>
        </w:r>
      </w:del>
      <w:r w:rsidR="008D30AE" w:rsidRPr="003772E5">
        <w:rPr>
          <w:color w:val="000000" w:themeColor="text1"/>
          <w:shd w:val="clear" w:color="auto" w:fill="FFFFFF"/>
          <w:lang w:val="en-US"/>
        </w:rPr>
        <w:t>as a connector and facilitator</w:t>
      </w:r>
      <w:del w:id="39" w:author="Gabrielle Canonico" w:date="2021-06-09T09:59:00Z">
        <w:r w:rsidR="008D30AE" w:rsidRPr="003772E5" w:rsidDel="007E43C3">
          <w:rPr>
            <w:color w:val="000000" w:themeColor="text1"/>
            <w:shd w:val="clear" w:color="auto" w:fill="FFFFFF"/>
            <w:lang w:val="en-US"/>
          </w:rPr>
          <w:delText xml:space="preserve"> between several existing groups,</w:delText>
        </w:r>
      </w:del>
      <w:r w:rsidR="008D30AE" w:rsidRPr="003772E5">
        <w:rPr>
          <w:color w:val="000000" w:themeColor="text1"/>
          <w:shd w:val="clear" w:color="auto" w:fill="FFFFFF"/>
          <w:lang w:val="en-US"/>
        </w:rPr>
        <w:t xml:space="preserve"> to foster “the science we need for the ocean we want”. </w:t>
      </w:r>
    </w:p>
    <w:p w14:paraId="132C696A" w14:textId="3E7D23D5" w:rsidR="003772E5" w:rsidRPr="003772E5" w:rsidRDefault="009B2460" w:rsidP="00CB13F1">
      <w:pPr>
        <w:spacing w:after="200"/>
        <w:jc w:val="both"/>
        <w:rPr>
          <w:color w:val="000000" w:themeColor="text1"/>
          <w:shd w:val="clear" w:color="auto" w:fill="FFFFFF"/>
          <w:lang w:val="en-US"/>
        </w:rPr>
      </w:pPr>
      <w:ins w:id="40" w:author="Emmett Duffy" w:date="2021-06-09T11:00:00Z">
        <w:r w:rsidRPr="003772E5">
          <w:rPr>
            <w:color w:val="000000" w:themeColor="text1"/>
            <w:lang w:val="en-US"/>
          </w:rPr>
          <w:t xml:space="preserve">Marine Life 2030 </w:t>
        </w:r>
        <w:r>
          <w:rPr>
            <w:color w:val="000000" w:themeColor="text1"/>
            <w:lang w:val="en-US"/>
          </w:rPr>
          <w:t>is a global, collaborative team l</w:t>
        </w:r>
      </w:ins>
      <w:del w:id="41" w:author="Emmett Duffy" w:date="2021-06-09T11:00:00Z">
        <w:r w:rsidR="003772E5" w:rsidRPr="003772E5" w:rsidDel="009B2460">
          <w:rPr>
            <w:color w:val="000000" w:themeColor="text1"/>
            <w:lang w:val="en-US"/>
          </w:rPr>
          <w:delText>L</w:delText>
        </w:r>
      </w:del>
      <w:r w:rsidR="003772E5" w:rsidRPr="003772E5">
        <w:rPr>
          <w:color w:val="000000" w:themeColor="text1"/>
          <w:lang w:val="en-US"/>
        </w:rPr>
        <w:t xml:space="preserve">ed </w:t>
      </w:r>
      <w:del w:id="42" w:author="Gabrielle Canonico" w:date="2021-06-09T10:02:00Z">
        <w:r w:rsidR="003772E5" w:rsidRPr="003772E5" w:rsidDel="007E43C3">
          <w:rPr>
            <w:color w:val="000000" w:themeColor="text1"/>
            <w:lang w:val="en-US"/>
          </w:rPr>
          <w:delText xml:space="preserve">primarily </w:delText>
        </w:r>
      </w:del>
      <w:r w:rsidR="003772E5" w:rsidRPr="003772E5">
        <w:rPr>
          <w:color w:val="000000" w:themeColor="text1"/>
          <w:lang w:val="en-US"/>
        </w:rPr>
        <w:t xml:space="preserve">by the Smithsonian´s National Museum of Natural History, </w:t>
      </w:r>
      <w:del w:id="43" w:author="Emmett Duffy" w:date="2021-06-09T10:59:00Z">
        <w:r w:rsidR="003772E5" w:rsidRPr="003772E5" w:rsidDel="009B2460">
          <w:rPr>
            <w:color w:val="000000" w:themeColor="text1"/>
            <w:lang w:val="en-US"/>
          </w:rPr>
          <w:delText>along with</w:delText>
        </w:r>
      </w:del>
      <w:ins w:id="44" w:author="Emmett Duffy" w:date="2021-06-09T10:59:00Z">
        <w:r>
          <w:rPr>
            <w:color w:val="000000" w:themeColor="text1"/>
            <w:lang w:val="en-US"/>
          </w:rPr>
          <w:t>Smithsonian</w:t>
        </w:r>
      </w:ins>
      <w:r w:rsidR="003772E5" w:rsidRPr="003772E5">
        <w:rPr>
          <w:color w:val="000000" w:themeColor="text1"/>
          <w:lang w:val="en-US"/>
        </w:rPr>
        <w:t xml:space="preserve"> MarineGEO</w:t>
      </w:r>
      <w:ins w:id="45" w:author="Emmett Duffy" w:date="2021-06-09T10:59:00Z">
        <w:r>
          <w:rPr>
            <w:color w:val="000000" w:themeColor="text1"/>
            <w:lang w:val="en-US"/>
          </w:rPr>
          <w:t xml:space="preserve"> program</w:t>
        </w:r>
      </w:ins>
      <w:r w:rsidR="003772E5" w:rsidRPr="003772E5">
        <w:rPr>
          <w:color w:val="000000" w:themeColor="text1"/>
          <w:lang w:val="en-US"/>
        </w:rPr>
        <w:t>,</w:t>
      </w:r>
      <w:ins w:id="46" w:author="Gabrielle Canonico" w:date="2021-06-09T09:59:00Z">
        <w:r w:rsidR="007E43C3">
          <w:rPr>
            <w:color w:val="000000" w:themeColor="text1"/>
            <w:lang w:val="en-US"/>
          </w:rPr>
          <w:t xml:space="preserve"> the US Integrated Ocean Observing System</w:t>
        </w:r>
      </w:ins>
      <w:ins w:id="47" w:author="Gabrielle Canonico" w:date="2021-06-09T10:02:00Z">
        <w:r w:rsidR="007E43C3">
          <w:rPr>
            <w:color w:val="000000" w:themeColor="text1"/>
            <w:lang w:val="en-US"/>
          </w:rPr>
          <w:t xml:space="preserve"> (US IOOS)</w:t>
        </w:r>
      </w:ins>
      <w:ins w:id="48" w:author="Gabrielle Canonico" w:date="2021-06-09T09:59:00Z">
        <w:r w:rsidR="007E43C3">
          <w:rPr>
            <w:color w:val="000000" w:themeColor="text1"/>
            <w:lang w:val="en-US"/>
          </w:rPr>
          <w:t>,</w:t>
        </w:r>
      </w:ins>
      <w:r w:rsidR="003772E5" w:rsidRPr="003772E5">
        <w:rPr>
          <w:color w:val="000000" w:themeColor="text1"/>
          <w:lang w:val="en-US"/>
        </w:rPr>
        <w:t xml:space="preserve"> the Marine Biodiversity Observation Network (GEO BON - MBON), the Global Ocean Observing System (GOOS), </w:t>
      </w:r>
      <w:ins w:id="49" w:author="Gabrielle Canonico" w:date="2021-06-09T10:03:00Z">
        <w:r w:rsidR="007E43C3">
          <w:rPr>
            <w:color w:val="000000" w:themeColor="text1"/>
            <w:lang w:val="en-US"/>
          </w:rPr>
          <w:t xml:space="preserve">the </w:t>
        </w:r>
        <w:commentRangeStart w:id="50"/>
        <w:r w:rsidR="007E43C3">
          <w:rPr>
            <w:color w:val="000000" w:themeColor="text1"/>
            <w:lang w:val="en-US"/>
          </w:rPr>
          <w:t>Ocean Knowledge Action Network</w:t>
        </w:r>
        <w:commentRangeEnd w:id="50"/>
        <w:r w:rsidR="007E43C3">
          <w:rPr>
            <w:rStyle w:val="CommentReference"/>
          </w:rPr>
          <w:commentReference w:id="50"/>
        </w:r>
        <w:r w:rsidR="007E43C3">
          <w:rPr>
            <w:color w:val="000000" w:themeColor="text1"/>
            <w:lang w:val="en-US"/>
          </w:rPr>
          <w:t xml:space="preserve">, </w:t>
        </w:r>
      </w:ins>
      <w:r w:rsidR="003772E5" w:rsidRPr="003772E5">
        <w:rPr>
          <w:color w:val="000000" w:themeColor="text1"/>
          <w:lang w:val="en-US"/>
        </w:rPr>
        <w:t xml:space="preserve">the Ocean Biodiversity Information System (OBIS) and the World Conservation and Monitoring Centre (UNEP-WCMC), </w:t>
      </w:r>
      <w:del w:id="51" w:author="Emmett Duffy" w:date="2021-06-09T11:00:00Z">
        <w:r w:rsidR="003772E5" w:rsidRPr="003772E5" w:rsidDel="009B2460">
          <w:rPr>
            <w:color w:val="000000" w:themeColor="text1"/>
            <w:lang w:val="en-US"/>
          </w:rPr>
          <w:delText xml:space="preserve">Marine Life 2030 </w:delText>
        </w:r>
      </w:del>
      <w:ins w:id="52" w:author="Emmett Duffy" w:date="2021-06-09T11:00:00Z">
        <w:r>
          <w:rPr>
            <w:color w:val="000000" w:themeColor="text1"/>
            <w:lang w:val="en-US"/>
          </w:rPr>
          <w:t xml:space="preserve">and </w:t>
        </w:r>
      </w:ins>
      <w:r w:rsidR="003772E5" w:rsidRPr="003772E5">
        <w:rPr>
          <w:color w:val="000000" w:themeColor="text1"/>
          <w:lang w:val="en-US"/>
        </w:rPr>
        <w:t>engages many</w:t>
      </w:r>
      <w:del w:id="53" w:author="Gabrielle Canonico" w:date="2021-06-09T10:05:00Z">
        <w:r w:rsidR="003772E5" w:rsidRPr="003772E5" w:rsidDel="007E43C3">
          <w:rPr>
            <w:color w:val="000000" w:themeColor="text1"/>
            <w:lang w:val="en-US"/>
          </w:rPr>
          <w:delText xml:space="preserve"> other</w:delText>
        </w:r>
      </w:del>
      <w:r w:rsidR="003772E5" w:rsidRPr="003772E5">
        <w:rPr>
          <w:color w:val="000000" w:themeColor="text1"/>
          <w:lang w:val="en-US"/>
        </w:rPr>
        <w:t xml:space="preserve"> </w:t>
      </w:r>
      <w:ins w:id="54" w:author="Gabrielle Canonico" w:date="2021-06-09T10:05:00Z">
        <w:r w:rsidR="007E43C3">
          <w:rPr>
            <w:color w:val="000000" w:themeColor="text1"/>
            <w:lang w:val="en-US"/>
          </w:rPr>
          <w:t xml:space="preserve">communities and </w:t>
        </w:r>
      </w:ins>
      <w:r w:rsidR="003772E5" w:rsidRPr="003772E5">
        <w:rPr>
          <w:color w:val="000000" w:themeColor="text1"/>
          <w:lang w:val="en-US"/>
        </w:rPr>
        <w:t>organizations across the globe.</w:t>
      </w:r>
    </w:p>
    <w:p w14:paraId="6F69AA46" w14:textId="4664B454" w:rsidR="00074FC4" w:rsidDel="007E43C3" w:rsidRDefault="00CB13F1" w:rsidP="00CB13F1">
      <w:pPr>
        <w:spacing w:after="200"/>
        <w:jc w:val="both"/>
        <w:rPr>
          <w:del w:id="55" w:author="Gabrielle Canonico" w:date="2021-06-09T10:03:00Z"/>
          <w:lang w:val="en-US"/>
        </w:rPr>
      </w:pPr>
      <w:del w:id="56" w:author="Emmett Duffy" w:date="2021-06-09T11:05:00Z">
        <w:r w:rsidDel="009B2460">
          <w:rPr>
            <w:lang w:val="en-US"/>
          </w:rPr>
          <w:delText xml:space="preserve">Many </w:delText>
        </w:r>
      </w:del>
      <w:ins w:id="57" w:author="Emmett Duffy" w:date="2021-06-09T11:05:00Z">
        <w:r w:rsidR="009B2460">
          <w:rPr>
            <w:lang w:val="en-US"/>
          </w:rPr>
          <w:t xml:space="preserve">Pressing </w:t>
        </w:r>
      </w:ins>
      <w:ins w:id="58" w:author="Gabrielle Canonico" w:date="2021-06-09T10:00:00Z">
        <w:r w:rsidR="007E43C3">
          <w:rPr>
            <w:lang w:val="en-US"/>
          </w:rPr>
          <w:t>questions</w:t>
        </w:r>
      </w:ins>
      <w:del w:id="59" w:author="Gabrielle Canonico" w:date="2021-06-09T10:00:00Z">
        <w:r w:rsidDel="007E43C3">
          <w:rPr>
            <w:lang w:val="en-US"/>
          </w:rPr>
          <w:delText>interrogations</w:delText>
        </w:r>
      </w:del>
      <w:r>
        <w:rPr>
          <w:lang w:val="en-US"/>
        </w:rPr>
        <w:t xml:space="preserve"> remain </w:t>
      </w:r>
      <w:ins w:id="60" w:author="Gabrielle Canonico" w:date="2021-06-09T10:02:00Z">
        <w:r w:rsidR="007E43C3">
          <w:rPr>
            <w:lang w:val="en-US"/>
          </w:rPr>
          <w:t xml:space="preserve">about </w:t>
        </w:r>
      </w:ins>
      <w:del w:id="61" w:author="Gabrielle Canonico" w:date="2021-06-09T10:02:00Z">
        <w:r w:rsidDel="007E43C3">
          <w:rPr>
            <w:lang w:val="en-US"/>
          </w:rPr>
          <w:delText xml:space="preserve">on </w:delText>
        </w:r>
      </w:del>
      <w:r>
        <w:rPr>
          <w:lang w:val="en-US"/>
        </w:rPr>
        <w:t xml:space="preserve">how the diversity of marine organisms is changing </w:t>
      </w:r>
      <w:ins w:id="62" w:author="Gabrielle Canonico" w:date="2021-06-09T10:02:00Z">
        <w:r w:rsidR="007E43C3">
          <w:rPr>
            <w:lang w:val="en-US"/>
          </w:rPr>
          <w:t xml:space="preserve">over </w:t>
        </w:r>
      </w:ins>
      <w:del w:id="63" w:author="Gabrielle Canonico" w:date="2021-06-09T10:02:00Z">
        <w:r w:rsidDel="007E43C3">
          <w:rPr>
            <w:lang w:val="en-US"/>
          </w:rPr>
          <w:delText xml:space="preserve">with </w:delText>
        </w:r>
      </w:del>
      <w:r>
        <w:rPr>
          <w:lang w:val="en-US"/>
        </w:rPr>
        <w:t xml:space="preserve">time </w:t>
      </w:r>
      <w:ins w:id="64" w:author="Gabrielle Canonico" w:date="2021-06-09T10:03:00Z">
        <w:r w:rsidR="007E43C3">
          <w:rPr>
            <w:lang w:val="en-US"/>
          </w:rPr>
          <w:t xml:space="preserve">in the face of </w:t>
        </w:r>
      </w:ins>
      <w:del w:id="65" w:author="Gabrielle Canonico" w:date="2021-06-09T10:03:00Z">
        <w:r w:rsidDel="007E43C3">
          <w:rPr>
            <w:lang w:val="en-US"/>
          </w:rPr>
          <w:delText xml:space="preserve">due </w:delText>
        </w:r>
      </w:del>
      <w:ins w:id="66" w:author="Gabrielle Canonico" w:date="2021-06-09T10:02:00Z">
        <w:r w:rsidR="007E43C3">
          <w:rPr>
            <w:lang w:val="en-US"/>
          </w:rPr>
          <w:t xml:space="preserve">climate and other </w:t>
        </w:r>
      </w:ins>
      <w:r>
        <w:rPr>
          <w:lang w:val="en-US"/>
        </w:rPr>
        <w:t>environmental pressures</w:t>
      </w:r>
      <w:ins w:id="67" w:author="Gabrielle Canonico" w:date="2021-06-09T10:01:00Z">
        <w:r w:rsidR="007E43C3">
          <w:rPr>
            <w:lang w:val="en-US"/>
          </w:rPr>
          <w:t xml:space="preserve">. </w:t>
        </w:r>
      </w:ins>
      <w:del w:id="68" w:author="Gabrielle Canonico" w:date="2021-06-09T10:01:00Z">
        <w:r w:rsidDel="007E43C3">
          <w:rPr>
            <w:lang w:val="en-US"/>
          </w:rPr>
          <w:delText xml:space="preserve">. </w:delText>
        </w:r>
        <w:r w:rsidR="00DE005C" w:rsidDel="007E43C3">
          <w:rPr>
            <w:lang w:val="en-US"/>
          </w:rPr>
          <w:delText>“We are managing a store (the ocean) without knowing its inventory”, says Linwood</w:delText>
        </w:r>
        <w:r w:rsidDel="007E43C3">
          <w:rPr>
            <w:lang w:val="en-US"/>
          </w:rPr>
          <w:delText xml:space="preserve"> Pendleton</w:delText>
        </w:r>
        <w:r w:rsidR="00DE005C" w:rsidDel="007E43C3">
          <w:rPr>
            <w:lang w:val="en-US"/>
          </w:rPr>
          <w:delText xml:space="preserve">. </w:delText>
        </w:r>
      </w:del>
      <w:r w:rsidR="00DE005C">
        <w:rPr>
          <w:lang w:val="en-US"/>
        </w:rPr>
        <w:t xml:space="preserve">Marine Life 2030 will integrate </w:t>
      </w:r>
      <w:ins w:id="69" w:author="Gabrielle Canonico" w:date="2021-06-09T10:00:00Z">
        <w:r w:rsidR="007E43C3">
          <w:rPr>
            <w:lang w:val="en-US"/>
          </w:rPr>
          <w:t xml:space="preserve">information about marine life </w:t>
        </w:r>
      </w:ins>
      <w:del w:id="70" w:author="Gabrielle Canonico" w:date="2021-06-09T10:00:00Z">
        <w:r w:rsidR="00DE005C" w:rsidDel="007E43C3">
          <w:rPr>
            <w:lang w:val="en-US"/>
          </w:rPr>
          <w:delText xml:space="preserve">biodiversity </w:delText>
        </w:r>
      </w:del>
      <w:r w:rsidR="00DE005C">
        <w:rPr>
          <w:lang w:val="en-US"/>
        </w:rPr>
        <w:t>into observation, management and forecast</w:t>
      </w:r>
      <w:ins w:id="71" w:author="Emmett Duffy" w:date="2021-06-09T11:05:00Z">
        <w:r w:rsidR="009B2460">
          <w:rPr>
            <w:lang w:val="en-US"/>
          </w:rPr>
          <w:t>ing</w:t>
        </w:r>
      </w:ins>
      <w:r w:rsidR="00DE005C">
        <w:rPr>
          <w:lang w:val="en-US"/>
        </w:rPr>
        <w:t xml:space="preserve"> systems for a sustainable healthy ocean all around the world. We aim to put a layer of life in the seascape. </w:t>
      </w:r>
    </w:p>
    <w:p w14:paraId="355EC96E" w14:textId="2A636101" w:rsidR="00DE005C" w:rsidRPr="00DE005C" w:rsidDel="007E43C3" w:rsidRDefault="00DE005C" w:rsidP="00CB13F1">
      <w:pPr>
        <w:spacing w:after="200"/>
        <w:jc w:val="both"/>
        <w:rPr>
          <w:del w:id="72" w:author="Gabrielle Canonico" w:date="2021-06-09T10:03:00Z"/>
          <w:lang w:val="en-US"/>
        </w:rPr>
      </w:pPr>
      <w:del w:id="73" w:author="Gabrielle Canonico" w:date="2021-06-09T10:03:00Z">
        <w:r w:rsidRPr="00DE005C" w:rsidDel="007E43C3">
          <w:rPr>
            <w:color w:val="000000"/>
            <w:shd w:val="clear" w:color="auto" w:fill="FFFFFF"/>
            <w:lang w:val="en-US"/>
          </w:rPr>
          <w:delText>“Today is a good day for the oceans and for all people, since we depend on life in the sea,” said Muller-Karger.</w:delText>
        </w:r>
      </w:del>
    </w:p>
    <w:p w14:paraId="0D7D0EB3" w14:textId="77777777" w:rsidR="00DE005C" w:rsidRPr="003772E5" w:rsidRDefault="00DE005C">
      <w:pPr>
        <w:spacing w:after="200"/>
        <w:jc w:val="both"/>
        <w:rPr>
          <w:lang w:val="en-US"/>
        </w:rPr>
        <w:pPrChange w:id="74" w:author="Gabrielle Canonico" w:date="2021-06-09T10:03:00Z">
          <w:pPr>
            <w:jc w:val="both"/>
          </w:pPr>
        </w:pPrChange>
      </w:pPr>
    </w:p>
    <w:sectPr w:rsidR="00DE005C" w:rsidRPr="003772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0" w:author="Gabrielle Canonico" w:date="2021-06-09T10:03:00Z" w:initials="GC">
    <w:p w14:paraId="4C2B7CCD" w14:textId="0A8DCBE4" w:rsidR="007E43C3" w:rsidRDefault="007E43C3">
      <w:pPr>
        <w:pStyle w:val="CommentText"/>
      </w:pPr>
      <w:r>
        <w:rPr>
          <w:rStyle w:val="CommentReference"/>
        </w:rPr>
        <w:annotationRef/>
      </w:r>
      <w:r>
        <w:t>Please confirm this is ok to add and that the name is correct?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2B7CC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2B7CCD" w16cid:durableId="246B1D1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abrielle Canonico">
    <w15:presenceInfo w15:providerId="None" w15:userId="Gabrielle Canonico"/>
  </w15:person>
  <w15:person w15:author="Frank Muller-Karger">
    <w15:presenceInfo w15:providerId="Windows Live" w15:userId="b62d60253a6a5b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FC4"/>
    <w:rsid w:val="00074FC4"/>
    <w:rsid w:val="0011027F"/>
    <w:rsid w:val="001322DE"/>
    <w:rsid w:val="003772E5"/>
    <w:rsid w:val="00391A12"/>
    <w:rsid w:val="003D35E2"/>
    <w:rsid w:val="00417387"/>
    <w:rsid w:val="007E2B87"/>
    <w:rsid w:val="007E43C3"/>
    <w:rsid w:val="008D30AE"/>
    <w:rsid w:val="009B2460"/>
    <w:rsid w:val="00B50908"/>
    <w:rsid w:val="00CB13F1"/>
    <w:rsid w:val="00DE005C"/>
    <w:rsid w:val="00E66B81"/>
    <w:rsid w:val="00FC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6033F"/>
  <w15:chartTrackingRefBased/>
  <w15:docId w15:val="{87CEDF59-31C8-1246-BD47-7CFDD324F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A12"/>
    <w:rPr>
      <w:rFonts w:ascii="Times New Roman" w:eastAsia="Times New Roman" w:hAnsi="Times New Roman" w:cs="Times New Roman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FC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91A12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11027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1027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7E43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3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43C3"/>
    <w:rPr>
      <w:rFonts w:ascii="Times New Roman" w:eastAsia="Times New Roman" w:hAnsi="Times New Roman" w:cs="Times New Roman"/>
      <w:sz w:val="20"/>
      <w:szCs w:val="20"/>
      <w:lang w:eastAsia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43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43C3"/>
    <w:rPr>
      <w:rFonts w:ascii="Times New Roman" w:eastAsia="Times New Roman" w:hAnsi="Times New Roman" w:cs="Times New Roman"/>
      <w:b/>
      <w:bCs/>
      <w:sz w:val="20"/>
      <w:szCs w:val="20"/>
      <w:lang w:eastAsia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3C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3C3"/>
    <w:rPr>
      <w:rFonts w:ascii="Segoe UI" w:eastAsia="Times New Roman" w:hAnsi="Segoe UI" w:cs="Segoe UI"/>
      <w:sz w:val="18"/>
      <w:szCs w:val="1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497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6633">
              <w:marLeft w:val="0"/>
              <w:marRight w:val="36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605">
              <w:marLeft w:val="0"/>
              <w:marRight w:val="36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theme" Target="theme/theme1.xml"/><Relationship Id="rId5" Type="http://schemas.openxmlformats.org/officeDocument/2006/relationships/hyperlink" Target="https://nam04.safelinks.protection.outlook.com/?url=https%3A%2F%2Fmarinegeo.us19.list-manage.com%2Ftrack%2Fclick%3Fu%3D35c7f1f364f7580c781a35fc9%26id%3D355aae1121%26e%3D11cf0ce27d&amp;data=04%7C01%7Ccarib%40usf.edu%7C711dd394592f4c1a0dfe08d92a9cc0dc%7C741bf7dee2e546df8d6782607df9deaa%7C0%7C1%7C637587675013275798%7CUnknown%7CTWFpbGZsb3d8eyJWIjoiMC4wLjAwMDAiLCJQIjoiV2luMzIiLCJBTiI6Ik1haWwiLCJXVCI6Mn0%3D%7C3000&amp;sdata=xbcv4ef63TL7CsMa0%2BURRhNrqvzPZ4exS%2BbZXo2RaIc%3D&amp;reserved=0" TargetMode="External"/><Relationship Id="rId10" Type="http://schemas.microsoft.com/office/2011/relationships/people" Target="people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651</Words>
  <Characters>3716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Joana Soares</dc:creator>
  <cp:keywords/>
  <dc:description/>
  <cp:lastModifiedBy>Frank Muller-Karger</cp:lastModifiedBy>
  <cp:revision>2</cp:revision>
  <dcterms:created xsi:type="dcterms:W3CDTF">2021-06-09T16:50:00Z</dcterms:created>
  <dcterms:modified xsi:type="dcterms:W3CDTF">2021-06-09T16:50:00Z</dcterms:modified>
</cp:coreProperties>
</file>